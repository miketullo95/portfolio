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b w:val="1"/>
          <w:i w:val="0"/>
          <w:smallCaps w:val="0"/>
          <w:strike w:val="0"/>
          <w:color w:val="000000"/>
          <w:sz w:val="48"/>
          <w:szCs w:val="48"/>
          <w:u w:val="none"/>
          <w:shd w:fill="auto" w:val="clear"/>
          <w:vertAlign w:val="baseline"/>
        </w:rPr>
      </w:pPr>
      <w:r>
        <w:rPr>
          <w:b w:val="1"/>
          <w:sz w:val="48"/>
          <w:szCs w:val="48"/>
          <w:rtl w:val="0"/>
        </w:rPr>
        <w:t xml:space="preserve">Mike Tullo</w:t>
      </w:r>
      <w:r>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i w:val="0"/>
          <w:smallCaps w:val="0"/>
          <w:strike w:val="0"/>
          <w:color w:val="000000"/>
          <w:sz w:val="28"/>
          <w:szCs w:val="28"/>
          <w:u w:val="none"/>
          <w:shd w:fill="auto" w:val="clear"/>
          <w:vertAlign w:val="baseline"/>
        </w:rPr>
      </w:pPr>
      <w:r>
        <w:rPr>
          <w:sz w:val="28"/>
          <w:szCs w:val="28"/>
          <w:rtl w:val="0"/>
        </w:rPr>
        <w:t xml:space="preserve">miketullo95</w:t>
      </w:r>
      <w:r>
        <w:rPr>
          <w:i w:val="0"/>
          <w:smallCaps w:val="0"/>
          <w:strike w:val="0"/>
          <w:color w:val="000000"/>
          <w:sz w:val="28"/>
          <w:szCs w:val="28"/>
          <w:u w:val="none"/>
          <w:shd w:fill="auto" w:val="clear"/>
          <w:vertAlign w:val="baseline"/>
          <w:rtl w:val="0"/>
        </w:rPr>
        <w:t xml:space="preserve">@</w:t>
      </w:r>
      <w:r>
        <w:rPr>
          <w:sz w:val="28"/>
          <w:szCs w:val="28"/>
          <w:rtl w:val="0"/>
        </w:rPr>
        <w:t xml:space="preserve">gmail</w:t>
      </w:r>
      <w:r>
        <w:rPr>
          <w:i w:val="0"/>
          <w:smallCaps w:val="0"/>
          <w:strike w:val="0"/>
          <w:color w:val="000000"/>
          <w:sz w:val="28"/>
          <w:szCs w:val="28"/>
          <w:u w:val="none"/>
          <w:shd w:fill="auto" w:val="clear"/>
          <w:vertAlign w:val="baseline"/>
          <w:rtl w:val="0"/>
        </w:rPr>
        <w:t xml:space="preserve">.com </w:t>
      </w:r>
      <w:r>
        <w:rPr>
          <w:sz w:val="28"/>
          <w:szCs w:val="28"/>
          <w:rtl w:val="0"/>
        </w:rPr>
        <w:t xml:space="preserve">- </w:t>
      </w:r>
      <w:r>
        <w:rPr>
          <w:i w:val="0"/>
          <w:smallCaps w:val="0"/>
          <w:strike w:val="0"/>
          <w:color w:val="000000"/>
          <w:sz w:val="28"/>
          <w:szCs w:val="28"/>
          <w:u w:val="none"/>
          <w:shd w:fill="auto" w:val="clear"/>
          <w:vertAlign w:val="baseline"/>
          <w:rtl w:val="0"/>
        </w:rPr>
        <w:t xml:space="preserve"> (</w:t>
      </w:r>
      <w:r>
        <w:rPr>
          <w:sz w:val="28"/>
          <w:szCs w:val="28"/>
          <w:rtl w:val="0"/>
        </w:rPr>
        <w:t xml:space="preserve">609</w:t>
      </w:r>
      <w:r>
        <w:rPr>
          <w:i w:val="0"/>
          <w:smallCaps w:val="0"/>
          <w:strike w:val="0"/>
          <w:color w:val="000000"/>
          <w:sz w:val="28"/>
          <w:szCs w:val="28"/>
          <w:u w:val="none"/>
          <w:shd w:fill="auto" w:val="clear"/>
          <w:vertAlign w:val="baseline"/>
          <w:rtl w:val="0"/>
        </w:rPr>
        <w:t xml:space="preserve">) </w:t>
      </w:r>
      <w:r>
        <w:rPr>
          <w:sz w:val="28"/>
          <w:szCs w:val="28"/>
          <w:rtl w:val="0"/>
        </w:rPr>
        <w:t xml:space="preserve">915</w:t>
      </w:r>
      <w:r>
        <w:rPr>
          <w:i w:val="0"/>
          <w:smallCaps w:val="0"/>
          <w:strike w:val="0"/>
          <w:color w:val="000000"/>
          <w:sz w:val="28"/>
          <w:szCs w:val="28"/>
          <w:u w:val="none"/>
          <w:shd w:fill="auto" w:val="clear"/>
          <w:vertAlign w:val="baseline"/>
          <w:rtl w:val="0"/>
        </w:rPr>
        <w:t xml:space="preserve">-</w:t>
      </w:r>
      <w:r>
        <w:rPr>
          <w:sz w:val="28"/>
          <w:szCs w:val="28"/>
          <w:rtl w:val="0"/>
        </w:rPr>
        <w:t xml:space="preserve">4363</w:t>
      </w:r>
      <w:r>
        <w:rPr>
          <w:i w:val="0"/>
          <w:smallCaps w:val="0"/>
          <w:strike w:val="0"/>
          <w:color w:val="000000"/>
          <w:sz w:val="28"/>
          <w:szCs w:val="28"/>
          <w:u w:val="none"/>
          <w:shd w:fill="auto" w:val="clear"/>
          <w:vertAlign w:val="baseline"/>
          <w:rtl w:val="0"/>
        </w:rPr>
        <w:t xml:space="preserve"> </w:t>
      </w:r>
      <w:r>
        <w:rPr>
          <w:sz w:val="28"/>
          <w:szCs w:val="28"/>
          <w:rtl w:val="0"/>
        </w:rPr>
        <w:t xml:space="preserve">-</w:t>
      </w:r>
      <w:r>
        <w:rPr>
          <w:i w:val="0"/>
          <w:smallCaps w:val="0"/>
          <w:strike w:val="0"/>
          <w:color w:val="000000"/>
          <w:sz w:val="28"/>
          <w:szCs w:val="28"/>
          <w:u w:val="none"/>
          <w:shd w:fill="auto" w:val="clear"/>
          <w:vertAlign w:val="baseline"/>
          <w:rtl w:val="0"/>
        </w:rPr>
        <w:t xml:space="preserve"> </w:t>
      </w:r>
      <w:r>
        <w:rPr>
          <w:sz w:val="28"/>
          <w:szCs w:val="28"/>
          <w:rtl w:val="0"/>
        </w:rPr>
        <w:t xml:space="preserve">Cheshire, CT</w:t>
      </w: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b w:val="1"/>
          <w:i w:val="0"/>
          <w:smallCaps w:val="0"/>
          <w:strike w:val="0"/>
          <w:color w:val="000000"/>
          <w:sz w:val="24"/>
          <w:szCs w:val="24"/>
          <w:u w:val="none"/>
          <w:shd w:fill="auto" w:val="clear"/>
          <w:vertAlign w:val="baseline"/>
        </w:rPr>
      </w:pPr>
      <w:r>
        <w:rPr>
          <w:b w:val="1"/>
          <w:i w:val="0"/>
          <w:smallCaps w:val="0"/>
          <w:strike w:val="0"/>
          <w:color w:val="000000"/>
          <w:sz w:val="24"/>
          <w:szCs w:val="24"/>
          <w:u w:val="none"/>
          <w:shd w:fill="auto" w:val="clear"/>
          <w:vertAlign w:val="baseline"/>
          <w:rtl w:val="0"/>
        </w:rPr>
        <w:t xml:space="preserve">WORK EXPERIENCE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i w:val="0"/>
          <w:smallCaps w:val="0"/>
          <w:strike w:val="0"/>
          <w:color w:val="000000"/>
          <w:sz w:val="12"/>
          <w:szCs w:val="12"/>
          <w:u w:val="single"/>
          <w:shd w:fill="auto" w:val="clear"/>
          <w:vertAlign w:val="baseline"/>
        </w:rPr>
      </w:pP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i w:val="0"/>
          <w:smallCaps w:val="0"/>
          <w:strike w:val="0"/>
          <w:color w:val="000000"/>
          <w:sz w:val="22"/>
          <w:szCs w:val="22"/>
          <w:u w:val="none"/>
          <w:shd w:fill="auto" w:val="clear"/>
          <w:vertAlign w:val="baseline"/>
        </w:rPr>
      </w:pPr>
      <w:r>
        <w:rPr>
          <w:b w:val="1"/>
          <w:sz w:val="22"/>
          <w:szCs w:val="22"/>
          <w:rtl w:val="0"/>
        </w:rPr>
        <w:t xml:space="preserve">Yale University | New Haven, CT | September 2019-Present</w:t>
      </w: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sz w:val="22"/>
          <w:szCs w:val="22"/>
        </w:rPr>
      </w:pPr>
      <w:r>
        <w:rPr>
          <w:i w:val="1"/>
          <w:sz w:val="22"/>
          <w:szCs w:val="22"/>
          <w:rtl w:val="0"/>
        </w:rPr>
        <w:t xml:space="preserve">Product Manager, YaleSites Platform | October 2024-Present</w:t>
      </w:r>
    </w:p>
    <w:p w:rsidR="00000000" w:rsidDel="00000000" w:rsidP="00000000" w:rsidRDefault="00000000" w:rsidRPr="00000000" w14:paraId="00000008">
      <w:pPr>
        <w:widowControl w:val="0"/>
        <w:numPr>
          <w:ilvl w:val="0"/>
          <w:numId w:val="2"/>
        </w:numPr>
        <w:spacing w:line="252.00000000000003" w:lineRule="auto"/>
        <w:ind w:left="720" w:hanging="360"/>
        <w:rPr>
          <w:sz w:val="22"/>
          <w:szCs w:val="22"/>
        </w:rPr>
      </w:pPr>
      <w:del w:id="1" w:author="Claude" w:date="2026-04-03T00:00:00Z">
        <w:r>
          <w:rPr>
            <w:sz w:val="22"/>
            <w:szCs w:val="22"/>
            <w:rtl w:val="0"/>
          </w:rPr>
          <w:delText xml:space="preserve">Spearheaded the YaleSites platform as Product Manager, orchestrating cross-functional teams of engineers, designers, and project managers to deliver a user-centric web platform used by 1,500+ Yale websites</w:delText>
        </w:r>
      </w:del>
      <w:ins w:id="2" w:author="Claude" w:date="2026-04-03T00:00:00Z">
        <w:r>
          <w:rPr>
            <w:sz w:val="22"/>
            <w:szCs w:val="22"/>
            <w:rtl w:val="0"/>
          </w:rPr>
          <w:t xml:space="preserve">Own the product roadmap and quarterly governance for YaleSites — a multi-tenant live platform serving 2,400+ active users across 449 sites at Yale. Facilitate a 10–12 member steering committee of university leaders to align service priorities across a decentralized institution with no central mandate.</w:t>
        </w:r>
      </w:ins>
    </w:p>
    <w:p w:rsidR="00000000" w:rsidDel="00000000" w:rsidP="00000000" w:rsidRDefault="00000000" w:rsidRPr="00000000" w14:paraId="00000009">
      <w:pPr>
        <w:widowControl w:val="0"/>
        <w:numPr>
          <w:ilvl w:val="0"/>
          <w:numId w:val="2"/>
        </w:numPr>
        <w:spacing w:line="252.00000000000003" w:lineRule="auto"/>
        <w:ind w:left="720" w:hanging="360"/>
        <w:rPr>
          <w:sz w:val="22"/>
          <w:szCs w:val="22"/>
        </w:rPr>
      </w:pPr>
      <w:del w:id="3" w:author="Claude" w:date="2026-04-03T00:00:00Z">
        <w:r>
          <w:rPr>
            <w:sz w:val="22"/>
            <w:szCs w:val="22"/>
            <w:rtl w:val="0"/>
          </w:rPr>
          <w:delText xml:space="preserve">Led feature prioritization and roadmap development based on user research insights, balancing stakeholder needs with technical constraints</w:delText>
        </w:r>
      </w:del>
      <w:ins w:id="4" w:author="Claude" w:date="2026-04-03T00:00:00Z">
        <w:r>
          <w:rPr>
            <w:sz w:val="22"/>
            <w:szCs w:val="22"/>
            <w:rtl w:val="0"/>
          </w:rPr>
          <w:t xml:space="preserve">Manage a collaborative vendor model where Yale units bring outside development partners to build platform features — scoping requirements to ensure work extends across the entire service community, not just the sponsoring unit. Shipped 3 major unit-vendor collaborations as platform-wide releases in 2025.</w:t>
        </w:r>
      </w:ins>
    </w:p>
    <w:p w:rsidR="00000000" w:rsidDel="00000000" w:rsidP="00000000" w:rsidRDefault="00000000" w:rsidRPr="00000000" w14:paraId="0000000A">
      <w:pPr>
        <w:widowControl w:val="0"/>
        <w:numPr>
          <w:ilvl w:val="0"/>
          <w:numId w:val="2"/>
        </w:numPr>
        <w:spacing w:line="252.00000000000003" w:lineRule="auto"/>
        <w:ind w:left="720" w:hanging="360"/>
        <w:rPr>
          <w:sz w:val="22"/>
          <w:szCs w:val="22"/>
        </w:rPr>
      </w:pPr>
      <w:del w:id="5" w:author="Claude" w:date="2026-04-03T00:00:00Z">
        <w:r>
          <w:rPr>
            <w:sz w:val="22"/>
            <w:szCs w:val="22"/>
            <w:rtl w:val="0"/>
          </w:rPr>
          <w:delText xml:space="preserve">Managed product backlog in Jira, efficiently organizing user stories, bugs, and feature requests to maximize team productivity</w:delText>
        </w:r>
      </w:del>
      <w:ins w:id="6" w:author="Claude" w:date="2026-04-03T00:00:00Z">
        <w:r>
          <w:rPr>
            <w:sz w:val="22"/>
            <w:szCs w:val="22"/>
            <w:rtl w:val="0"/>
          </w:rPr>
          <w:t xml:space="preserve">Run the weekly agile development loop — backlog triage, ticket writing, sprint execution, QA, and release communication — resulting in 5 major platform releases and 138 bugs resolved in 2025.</w:t>
        </w:r>
      </w:ins>
    </w:p>
    <w:p w:rsidR="00000000" w:rsidDel="00000000" w:rsidP="00000000" w:rsidRDefault="00000000" w:rsidRPr="00000000" w14:paraId="0000000B">
      <w:pPr>
        <w:widowControl w:val="0"/>
        <w:numPr>
          <w:ilvl w:val="0"/>
          <w:numId w:val="2"/>
        </w:numPr>
        <w:spacing w:line="252.00000000000003" w:lineRule="auto"/>
        <w:ind w:left="720" w:hanging="360"/>
        <w:rPr>
          <w:sz w:val="22"/>
          <w:szCs w:val="22"/>
        </w:rPr>
      </w:pPr>
      <w:del w:id="7" w:author="Claude" w:date="2026-04-03T00:00:00Z">
        <w:r>
          <w:rPr>
            <w:sz w:val="22"/>
            <w:szCs w:val="22"/>
            <w:rtl w:val="0"/>
          </w:rPr>
          <w:delText xml:space="preserve">Collaborated with multiple academic and administrative units across Yale to identify requirements, select and hire development vendors to contribute features back to the open-source platform, creating a sustainable model for community-driven innovation</w:delText>
        </w:r>
      </w:del>
      <w:ins w:id="8" w:author="Claude" w:date="2026-04-03T00:00:00Z">
        <w:r>
          <w:rPr>
            <w:sz w:val="22"/>
            <w:szCs w:val="22"/>
            <w:rtl w:val="0"/>
          </w:rPr>
          <w:t xml:space="preserve">Oversaw product requirements for YaleSites Beacon — an AI-powered assistant built on the shared platform infrastructure. Balanced innovation with platform governance to ensure the capability could extend to 2,400+ users without fragmenting the platform experience or introducing service inconsistency.</w:t>
        </w:r>
      </w:ins>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sz w:val="22"/>
          <w:szCs w:val="22"/>
        </w:rPr>
      </w:pPr>
      <w:r>
        <w:rPr>
          <w:i w:val="1"/>
          <w:sz w:val="22"/>
          <w:szCs w:val="22"/>
          <w:rtl w:val="0"/>
        </w:rPr>
        <w:t xml:space="preserve">User Experience Analyst </w:t>
      </w:r>
      <w:r>
        <w:rPr>
          <w:i w:val="1"/>
          <w:smallCaps w:val="0"/>
          <w:strike w:val="0"/>
          <w:color w:val="000000"/>
          <w:sz w:val="22"/>
          <w:szCs w:val="22"/>
          <w:u w:val="none"/>
          <w:shd w:fill="auto" w:val="clear"/>
          <w:vertAlign w:val="baseline"/>
          <w:rtl w:val="0"/>
        </w:rPr>
        <w:t xml:space="preserve">3 | July 2024</w:t>
      </w:r>
      <w:r>
        <w:rPr>
          <w:i w:val="1"/>
          <w:sz w:val="22"/>
          <w:szCs w:val="22"/>
          <w:rtl w:val="0"/>
        </w:rPr>
        <w:t xml:space="preserve">-Present</w:t>
      </w:r>
      <w:r>
        <w:rPr>
          <w:rtl w:val="0"/>
        </w:rPr>
      </w:r>
    </w:p>
    <w:p w:rsidR="00000000" w:rsidDel="00000000" w:rsidP="00000000" w:rsidRDefault="00000000" w:rsidRPr="00000000" w14:paraId="0000000D">
      <w:pPr>
        <w:widowControl w:val="0"/>
        <w:numPr>
          <w:ilvl w:val="0"/>
          <w:numId w:val="3"/>
        </w:numPr>
        <w:spacing w:line="252.00000000000003" w:lineRule="auto"/>
        <w:ind w:left="720" w:hanging="360"/>
        <w:rPr>
          <w:sz w:val="22"/>
          <w:szCs w:val="22"/>
        </w:rPr>
      </w:pPr>
      <w:r>
        <w:rPr>
          <w:sz w:val="22"/>
          <w:szCs w:val="22"/>
          <w:rtl w:val="0"/>
        </w:rPr>
        <w:t xml:space="preserve">Mentored junior UX team members, providing guidance on user research methodologies and fostering professional growth</w:t>
      </w:r>
    </w:p>
    <w:p w:rsidR="00000000" w:rsidDel="00000000" w:rsidP="00000000" w:rsidRDefault="00000000" w:rsidRPr="00000000" w14:paraId="0000000E">
      <w:pPr>
        <w:widowControl w:val="0"/>
        <w:numPr>
          <w:ilvl w:val="0"/>
          <w:numId w:val="3"/>
        </w:numPr>
        <w:spacing w:line="252.00000000000003" w:lineRule="auto"/>
        <w:ind w:left="720" w:hanging="360"/>
        <w:rPr>
          <w:sz w:val="22"/>
          <w:szCs w:val="22"/>
        </w:rPr>
      </w:pPr>
      <w:r>
        <w:rPr>
          <w:sz w:val="22"/>
          <w:szCs w:val="22"/>
          <w:rtl w:val="0"/>
        </w:rPr>
        <w:t xml:space="preserve">Led the LUX (lux.yale.edu) project as the UX lead, facilitating UX work on the website including wireframes, requirements gathering, and working with the complex data model, with exclusive focus on the MyCollections feature</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sz w:val="22"/>
          <w:szCs w:val="22"/>
        </w:rPr>
      </w:pPr>
      <w:r>
        <w:rPr>
          <w:sz w:val="22"/>
          <w:szCs w:val="22"/>
          <w:rtl w:val="0"/>
        </w:rPr>
        <w:t xml:space="preserve">Created and maintained a comprehensive relational database of all 1,500 Yale websites to make data-informed decisions for platform migration</w:t>
      </w:r>
      <w:r>
        <w:rPr>
          <w:rtl w:val="0"/>
        </w:rPr>
      </w:r>
    </w:p>
    <w:p w:rsidR="00000000" w:rsidDel="00000000" w:rsidP="00000000" w:rsidRDefault="00000000" w:rsidRPr="00000000" w14:paraId="00000010">
      <w:pPr>
        <w:widowControl w:val="0"/>
        <w:spacing w:line="252.00000000000003" w:lineRule="auto"/>
        <w:rPr>
          <w:i w:val="1"/>
          <w:sz w:val="22"/>
          <w:szCs w:val="22"/>
        </w:rPr>
      </w:pPr>
      <w:r>
        <w:rPr>
          <w:i w:val="1"/>
          <w:sz w:val="22"/>
          <w:szCs w:val="22"/>
          <w:rtl w:val="0"/>
        </w:rPr>
        <w:t xml:space="preserve">User Experience Analyst 2 | September 2019-July 2024</w:t>
      </w:r>
    </w:p>
    <w:p w:rsidR="00000000" w:rsidDel="00000000" w:rsidP="00000000" w:rsidRDefault="00000000" w:rsidRPr="00000000" w14:paraId="00000011">
      <w:pPr>
        <w:widowControl w:val="0"/>
        <w:numPr>
          <w:ilvl w:val="0"/>
          <w:numId w:val="1"/>
        </w:numPr>
        <w:spacing w:line="252.00000000000003" w:lineRule="auto"/>
        <w:ind w:left="720" w:hanging="360"/>
        <w:rPr>
          <w:sz w:val="22"/>
          <w:szCs w:val="22"/>
        </w:rPr>
      </w:pPr>
      <w:del w:id="9" w:author="Claude" w:date="2026-04-03T00:00:00Z">
        <w:r>
          <w:rPr>
            <w:sz w:val="22"/>
            <w:szCs w:val="22"/>
            <w:rtl w:val="0"/>
          </w:rPr>
          <w:delText xml:space="preserve">Designed the experience and visual design for the Yale SSO and account management page used by everyone in the Yale community daily.</w:delText>
        </w:r>
      </w:del>
      <w:ins w:id="10" w:author="Claude" w:date="2026-04-03T00:00:00Z">
        <w:r>
          <w:rPr>
            <w:sz w:val="22"/>
            <w:szCs w:val="22"/>
            <w:rtl w:val="0"/>
          </w:rPr>
          <w:t xml:space="preserve">Redesigned Yale’s Single Sign-On system — the most-visited page at Yale, used by 35,000+ community members daily — improving accessibility to WCAG 2.1 AA, reducing password reset steps from 7 to 4, and significantly reducing help desk login escalations.</w:t>
        </w:r>
      </w:ins>
      <w:r>
        <w:rPr>
          <w:rtl w:val="0"/>
        </w:rPr>
      </w:r>
    </w:p>
    <w:p w:rsidR="00000000" w:rsidDel="00000000" w:rsidP="00000000" w:rsidRDefault="00000000" w:rsidRPr="00000000" w14:paraId="00000012">
      <w:pPr>
        <w:widowControl w:val="0"/>
        <w:numPr>
          <w:ilvl w:val="0"/>
          <w:numId w:val="1"/>
        </w:numPr>
        <w:spacing w:line="252.00000000000003" w:lineRule="auto"/>
        <w:ind w:left="720" w:hanging="360"/>
        <w:rPr>
          <w:sz w:val="22"/>
          <w:szCs w:val="22"/>
        </w:rPr>
      </w:pPr>
      <w:del w:id="11" w:author="Claude" w:date="2026-04-03T00:00:00Z">
        <w:r>
          <w:rPr>
            <w:sz w:val="22"/>
            <w:szCs w:val="22"/>
            <w:rtl w:val="0"/>
          </w:rPr>
          <w:delText xml:space="preserve">Designed and delivered the Yale MFA Opt-in experience for the Yale community, which lowered the number of compromised accounts by 100%.</w:delText>
        </w:r>
      </w:del>
      <w:ins w:id="12" w:author="Claude" w:date="2026-04-03T00:00:00Z">
        <w:r>
          <w:rPr>
            <w:sz w:val="22"/>
            <w:szCs w:val="22"/>
            <w:rtl w:val="0"/>
          </w:rPr>
          <w:t xml:space="preserve">Owned end-to-end flow design and rollout strategy for Yale’s two-factor authentication infrastructure — driving adoption across 20,000+ community members through cross-functional execution with security and engineering teams, reducing compromised NetID incidents to zero since launch.</w:t>
        </w:r>
      </w:ins>
      <w:r>
        <w:rPr>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sz w:val="22"/>
          <w:szCs w:val="22"/>
        </w:rPr>
      </w:pPr>
      <w:r>
        <w:rPr>
          <w:b w:val="1"/>
          <w:sz w:val="22"/>
          <w:szCs w:val="22"/>
          <w:rtl w:val="0"/>
        </w:rPr>
        <w:t xml:space="preserve">Timex Group | Middlebury, CT | December 2018-August 2019</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sz w:val="22"/>
          <w:szCs w:val="22"/>
          <w:u w:val="none"/>
        </w:rPr>
      </w:pPr>
      <w:r>
        <w:rPr>
          <w:sz w:val="22"/>
          <w:szCs w:val="22"/>
          <w:rtl w:val="0"/>
        </w:rPr>
        <w:t xml:space="preserve">Contributed to the launch of the Timex Family Connect user experience application and smartwatch, which has 100,000 downloads and 1,500 reviews at 4.1/5 stars.</w:t>
      </w:r>
      <w:r>
        <w:rPr>
          <w:rtl w:val="0"/>
        </w:rPr>
      </w:r>
    </w:p>
    <w:p w:rsidR="00000000" w:rsidDel="00000000" w:rsidP="00000000" w:rsidRDefault="00000000" w:rsidRPr="00000000" w14:paraId="00000015">
      <w:pPr>
        <w:widowControl w:val="0"/>
        <w:numPr>
          <w:ilvl w:val="0"/>
          <w:numId w:val="1"/>
        </w:numPr>
        <w:spacing w:line="252.00000000000003" w:lineRule="auto"/>
        <w:ind w:left="720" w:hanging="360"/>
        <w:rPr>
          <w:sz w:val="22"/>
          <w:szCs w:val="22"/>
          <w:u w:val="none"/>
        </w:rPr>
      </w:pPr>
      <w:r>
        <w:rPr>
          <w:sz w:val="22"/>
          <w:szCs w:val="22"/>
          <w:rtl w:val="0"/>
        </w:rPr>
        <w:t xml:space="preserve">Designed and implemented an iOS and Android application based on smartwatch features from conceptualization to launch.</w:t>
      </w: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b w:val="1"/>
          <w:i w:val="0"/>
          <w:smallCaps w:val="0"/>
          <w:strike w:val="0"/>
          <w:color w:val="000000"/>
          <w:sz w:val="24"/>
          <w:szCs w:val="24"/>
          <w:u w:val="none"/>
          <w:shd w:fill="auto" w:val="clear"/>
          <w:vertAlign w:val="baseline"/>
        </w:rPr>
      </w:pPr>
      <w:r>
        <w:rPr>
          <w:b w:val="1"/>
          <w:i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0"/>
        </w:tabs>
        <w:spacing w:after="0" w:before="0" w:line="252.00000000000003" w:lineRule="auto"/>
        <w:ind w:left="0" w:right="0" w:firstLine="0"/>
        <w:jc w:val="left"/>
        <w:rPr>
          <w:b w:val="1"/>
          <w:i w:val="0"/>
          <w:smallCaps w:val="0"/>
          <w:strike w:val="0"/>
          <w:color w:val="000000"/>
          <w:sz w:val="12"/>
          <w:szCs w:val="12"/>
          <w:u w:val="none"/>
          <w:shd w:fill="auto" w:val="clear"/>
          <w:vertAlign w:val="baseline"/>
        </w:rPr>
      </w:pPr>
      <w:r>
        <w:rPr>
          <w:b w:val="1"/>
          <w:i w:val="0"/>
          <w:smallCaps w:val="0"/>
          <w:strike w:val="0"/>
          <w:color w:val="000000"/>
          <w:sz w:val="12"/>
          <w:szCs w:val="12"/>
          <w:u w:val="none"/>
          <w:shd w:fill="auto" w:val="clear"/>
          <w:vertAlign w:val="baseline"/>
          <w:rtl w:val="0"/>
        </w:rPr>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i w:val="0"/>
          <w:smallCaps w:val="0"/>
          <w:strike w:val="0"/>
          <w:color w:val="000000"/>
          <w:sz w:val="22"/>
          <w:szCs w:val="22"/>
          <w:u w:val="none"/>
          <w:shd w:fill="auto" w:val="clear"/>
          <w:vertAlign w:val="baseline"/>
        </w:rPr>
      </w:pPr>
      <w:r>
        <w:rPr>
          <w:b w:val="1"/>
          <w:sz w:val="22"/>
          <w:szCs w:val="22"/>
          <w:rtl w:val="0"/>
        </w:rPr>
        <w:t xml:space="preserve">Quinnipiac University | May</w:t>
      </w:r>
      <w:r>
        <w:rPr>
          <w:b w:val="1"/>
          <w:i w:val="0"/>
          <w:smallCaps w:val="0"/>
          <w:strike w:val="0"/>
          <w:color w:val="000000"/>
          <w:sz w:val="22"/>
          <w:szCs w:val="22"/>
          <w:u w:val="none"/>
          <w:shd w:fill="auto" w:val="clear"/>
          <w:vertAlign w:val="baseline"/>
          <w:rtl w:val="0"/>
        </w:rPr>
        <w:t xml:space="preserve">, </w:t>
      </w:r>
      <w:r>
        <w:rPr>
          <w:b w:val="1"/>
          <w:sz w:val="22"/>
          <w:szCs w:val="22"/>
          <w:rtl w:val="0"/>
        </w:rPr>
        <w:t xml:space="preserve">2019</w:t>
      </w:r>
      <w:r>
        <w:rPr>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sz w:val="22"/>
          <w:szCs w:val="22"/>
        </w:rPr>
      </w:pPr>
      <w:r>
        <w:rPr>
          <w:i w:val="1"/>
          <w:sz w:val="22"/>
          <w:szCs w:val="22"/>
          <w:rtl w:val="0"/>
        </w:rPr>
        <w:t xml:space="preserve">M.S</w:t>
      </w:r>
      <w:r>
        <w:rPr>
          <w:i w:val="1"/>
          <w:smallCaps w:val="0"/>
          <w:strike w:val="0"/>
          <w:color w:val="000000"/>
          <w:sz w:val="22"/>
          <w:szCs w:val="22"/>
          <w:u w:val="none"/>
          <w:shd w:fill="auto" w:val="clear"/>
          <w:vertAlign w:val="baseline"/>
          <w:rtl w:val="0"/>
        </w:rPr>
        <w:t xml:space="preserve"> </w:t>
      </w:r>
      <w:r>
        <w:rPr>
          <w:i w:val="1"/>
          <w:sz w:val="22"/>
          <w:szCs w:val="22"/>
          <w:rtl w:val="0"/>
        </w:rPr>
        <w:t xml:space="preserve">Interactive Communications (UX Concentration)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sz w:val="22"/>
          <w:szCs w:val="22"/>
        </w:rPr>
      </w:pPr>
      <w:r>
        <w:rPr>
          <w:rtl w:val="0"/>
        </w:rPr>
      </w:r>
    </w:p>
    <w:p w:rsidR="00000000" w:rsidDel="00000000" w:rsidP="00000000" w:rsidRDefault="00000000" w:rsidRPr="00000000" w14:paraId="0000001B">
      <w:pPr>
        <w:widowControl w:val="0"/>
        <w:spacing w:line="252.00000000000003" w:lineRule="auto"/>
        <w:rPr>
          <w:b w:val="1"/>
          <w:sz w:val="22"/>
          <w:szCs w:val="22"/>
        </w:rPr>
      </w:pPr>
      <w:r>
        <w:rPr>
          <w:b w:val="1"/>
          <w:sz w:val="22"/>
          <w:szCs w:val="22"/>
          <w:rtl w:val="0"/>
        </w:rPr>
        <w:t xml:space="preserve">Quinnipiac University | May, 2017 </w:t>
      </w:r>
    </w:p>
    <w:p w:rsidR="00000000" w:rsidDel="00000000" w:rsidP="00000000" w:rsidRDefault="00000000" w:rsidRPr="00000000" w14:paraId="0000001C">
      <w:pPr>
        <w:widowControl w:val="0"/>
        <w:spacing w:line="252.00000000000003" w:lineRule="auto"/>
        <w:rPr>
          <w:sz w:val="20"/>
          <w:szCs w:val="20"/>
        </w:rPr>
      </w:pPr>
      <w:r>
        <w:rPr>
          <w:i w:val="1"/>
          <w:sz w:val="22"/>
          <w:szCs w:val="22"/>
          <w:rtl w:val="0"/>
        </w:rPr>
        <w:t xml:space="preserve">B.A Game Design &amp; Development </w:t>
      </w:r>
      <w:r>
        <w:rPr>
          <w:rtl w:val="0"/>
        </w:rPr>
      </w:r>
    </w:p>
    <w:p w:rsidR="00000000" w:rsidDel="00000000" w:rsidP="00000000" w:rsidRDefault="00000000" w:rsidRPr="00000000" w14:paraId="0000001D">
      <w:pPr>
        <w:widowControl w:val="0"/>
        <w:pBdr>
          <w:bottom w:color="000000" w:space="1" w:sz="6" w:val="single"/>
        </w:pBdr>
        <w:spacing w:line="252.00000000000003" w:lineRule="auto"/>
        <w:rPr>
          <w:b w:val="1"/>
        </w:rPr>
      </w:pPr>
      <w:r>
        <w:rPr>
          <w:b w:val="1"/>
          <w:rtl w:val="0"/>
        </w:rPr>
        <w:br w:type="textWrapping"/>
        <w:t xml:space="preserve">CERTIFICATIONS</w:t>
      </w:r>
    </w:p>
    <w:p w:rsidR="00000000" w:rsidDel="00000000" w:rsidP="00000000" w:rsidRDefault="00000000" w:rsidRPr="00000000" w14:paraId="0000001E">
      <w:pPr>
        <w:widowControl w:val="0"/>
        <w:tabs>
          <w:tab w:val="left" w:leader="none" w:pos="1660"/>
        </w:tabs>
        <w:spacing w:line="252.00000000000003" w:lineRule="auto"/>
        <w:rPr>
          <w:b w:val="1"/>
          <w:sz w:val="12"/>
          <w:szCs w:val="12"/>
        </w:rPr>
      </w:pPr>
      <w:r>
        <w:rPr>
          <w:b w:val="1"/>
          <w:sz w:val="12"/>
          <w:szCs w:val="12"/>
          <w:rtl w:val="0"/>
        </w:rPr>
        <w:tab/>
      </w:r>
    </w:p>
    <w:p w:rsidR="00000000" w:rsidDel="00000000" w:rsidP="00000000" w:rsidRDefault="00000000" w:rsidRPr="00000000" w14:paraId="0000001F">
      <w:pPr>
        <w:widowControl w:val="0"/>
        <w:spacing w:line="252.00000000000003" w:lineRule="auto"/>
        <w:rPr>
          <w:b w:val="1"/>
          <w:sz w:val="22"/>
          <w:szCs w:val="22"/>
        </w:rPr>
      </w:pPr>
      <w:r>
        <w:rPr>
          <w:b w:val="1"/>
          <w:sz w:val="22"/>
          <w:szCs w:val="22"/>
          <w:rtl w:val="0"/>
        </w:rPr>
        <w:t xml:space="preserve">Nielsen Norman Group UX Certification</w:t>
        <w:tab/>
        <w:tab/>
        <w:tab/>
        <w:tab/>
        <w:tab/>
        <w:tab/>
        <w:tab/>
        <w:tab/>
        <w:t xml:space="preserve">   </w:t>
        <w:tab/>
        <w:tab/>
        <w:t xml:space="preserve">                    </w:t>
      </w:r>
    </w:p>
    <w:p w:rsidR="00000000" w:rsidDel="00000000" w:rsidP="00000000" w:rsidRDefault="00000000" w:rsidRPr="00000000" w14:paraId="00000020">
      <w:pPr>
        <w:widowControl w:val="0"/>
        <w:spacing w:line="252.00000000000003" w:lineRule="auto"/>
        <w:rPr>
          <w:b w:val="1"/>
          <w:sz w:val="22"/>
          <w:szCs w:val="22"/>
        </w:rPr>
      </w:pPr>
      <w:r>
        <w:rPr>
          <w:i w:val="1"/>
          <w:sz w:val="22"/>
          <w:szCs w:val="22"/>
          <w:rtl w:val="0"/>
        </w:rPr>
        <w:t xml:space="preserve">UX Research Specialty, Certification ID: 1061640</w:t>
      </w: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b w:val="1"/>
          <w:i w:val="0"/>
          <w:smallCaps w:val="0"/>
          <w:strike w:val="0"/>
          <w:color w:val="000000"/>
          <w:sz w:val="24"/>
          <w:szCs w:val="24"/>
          <w:u w:val="none"/>
          <w:shd w:fill="auto" w:val="clear"/>
          <w:vertAlign w:val="baseline"/>
        </w:rPr>
      </w:pPr>
      <w:r>
        <w:rPr>
          <w:b w:val="1"/>
          <w:i w:val="0"/>
          <w:smallCaps w:val="0"/>
          <w:strike w:val="0"/>
          <w:color w:val="000000"/>
          <w:sz w:val="24"/>
          <w:szCs w:val="24"/>
          <w:u w:val="none"/>
          <w:shd w:fill="auto" w:val="clear"/>
          <w:vertAlign w:val="baseline"/>
          <w:rtl w:val="0"/>
        </w:rPr>
        <w:t xml:space="preserve">SKILLS </w:t>
      </w:r>
    </w:p>
    <w:p w:rsidR="00000000" w:rsidDel="00000000" w:rsidP="00000000" w:rsidRDefault="00000000" w:rsidRPr="00000000" w14:paraId="00000023">
      <w:pPr>
        <w:widowControl w:val="0"/>
        <w:spacing w:after="240" w:before="240" w:line="252.00000000000003" w:lineRule="auto"/>
        <w:ind w:left="0" w:firstLine="0"/>
        <w:rPr>
          <w:rFonts w:ascii="Garamond" w:cs="Garamond" w:eastAsia="Garamond" w:hAnsi="Garamond"/>
          <w:b w:val="0"/>
          <w:i w:val="0"/>
          <w:smallCaps w:val="0"/>
          <w:strike w:val="0"/>
          <w:color w:val="000000"/>
          <w:sz w:val="22"/>
          <w:szCs w:val="22"/>
          <w:u w:val="none"/>
          <w:shd w:fill="auto" w:val="clear"/>
          <w:vertAlign w:val="baseline"/>
        </w:rPr>
      </w:pPr>
      <w:del w:id="13" w:author="Claude" w:date="2026-04-03T00:00:00Z">
        <w:r>
          <w:rPr>
            <w:sz w:val="22"/>
            <w:szCs w:val="22"/>
            <w:rtl w:val="0"/>
          </w:rPr>
          <w:delText xml:space="preserve">Product Management, Roadmap Development, Feature Prioritization, User Segmentation, A/B Testing, Data Analysis, Stakeholder Management, User Research, Metrics Definition, Jira, Confluence, Figma, Airtable, Drupal CMS, HTML/CSS, JavaScript, Cross-functional Leadership, Team Mentorship, Vendor Management, Open Source Development</w:delText>
        </w:r>
      </w:del>
      <w:ins w:id="14" w:author="Claude" w:date="2026-04-03T00:00:00Z">
        <w:r>
          <w:rPr>
            <w:sz w:val="22"/>
            <w:szCs w:val="22"/>
            <w:rtl w:val="0"/>
          </w:rPr>
          <w:t xml:space="preserve">Product Management, Roadmap Development, Feature Prioritization, User Segmentation, A/B Testing, Data Analysis, Stakeholder Management, User Research, Metrics Definition, Live Operations, Distributed Platform Ownership, Jira, Confluence, Airtable, Drupal CMS, JavaScript, Cross-functional Leadership, Team Mentorship, Vendor Management, Open Source Development</w:t>
        </w:r>
      </w:ins>
      <w:r>
        <w:rPr>
          <w:rtl w:val="0"/>
        </w:rPr>
      </w:r>
    </w:p>
    <w:sectPr>
      <w:footerReference r:id="rId7" w:type="default"/>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mbria" w:cs="Cambria" w:eastAsia="Cambria" w:hAnsi="Cambria"/>
        <w:b w:val="0"/>
        <w:i w:val="1"/>
        <w:smallCaps w:val="0"/>
        <w:strike w:val="0"/>
        <w:color w:val="7f7f7f"/>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GLG2WVUOGmPldZ82JSIN5dveQ==">CgMxLjA4AHIhMVlxb2xpZHhBQlB3VHd6anYwUDVSNVFSWFJQczZ6eV9L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2021-10-25T02:36:00Z</dcterms:created>
  <dc:creator>Colin McIntosh</dc:creator>
</cp:coreProperties>
</file>